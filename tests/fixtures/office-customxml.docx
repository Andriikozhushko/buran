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Relationship Id="rId4" Type="http://schemas.openxmlformats.org/officeDocument/2006/relationships/custom-properties" Target="docProps/custom.xml"/>
</Relationships>
</file>

<file path=word/document.xml><?xml version="1.0" encoding="utf-8"?>
<w:document xmlns:w="http://schemas.openxmlformats.org/wordprocessingml/2006/main">
  <w:body>
    <w:p>
      <w:r>
        <w:t>Visible document text stays intact.</w:t>
      </w:r>
    </w:p>
    <w:p>
      <w:ins w:id="1" w:author="BURAN_TEST_REVAUTHOR_DO_NOT_LEAK" w:date="2021-06-15T13:30:00Z">
        <w:r>
          <w:t>inserted text</w:t>
        </w:r>
      </w:ins>
      <w:del w:id="2" w:author="BURAN_TEST_REVAUTHOR_DO_NOT_LEAK" w:date="2021-06-15T13:30:00Z">
        <w:r>
          <w:delText>deleted text</w:delText>
        </w:r>
      </w:del>
    </w:p>
    <w:p>
      <w:commentRangeStart w:id="0"/>
      <w:r>
        <w:t>commented</w:t>
      </w:r>
      <w:commentRangeEnd w:id="0"/>
      <w:r>
        <w:commentReference w:id="0"/>
      </w:r>
    </w:p>
  </w:body>
</w:document>
</file>

<file path=word/comments.xml><?xml version="1.0" encoding="utf-8"?>
<w:comments xmlns:w="http://schemas.openxmlformats.org/wordprocessingml/2006/main">
  <w:comment w:id="0" w:author="BURAN_TEST_COMMENTAUTHOR_DO_NOT_LEAK" w:date="2021-06-15T13:30:00Z" w:initials="BTC">
    <w:p>
      <w:r>
        <w:t>Visible comment body stays</w:t>
      </w:r>
    </w:p>
  </w:comment>
</w:comments>
</file>

<file path=word/settings.xml><?xml version="1.0" encoding="utf-8"?>
<w:settings xmlns:w="http://schemas.openxmlformats.org/wordprocessingml/2006/main">
  <w:rsids>
    <w:rsidRoot w:val="00ABCDEF"/>
    <w:rsid w:val="00ABCDEF"/>
    <w:rsid w:val="00123456"/>
  </w:rsids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comments" Target="comments.xml"/>
<Relationship Id="rId2" Type="http://schemas.openxmlformats.org/officeDocument/2006/relationships/settings" Target="settings.xml"/>
<Relationship Id="rId3" Type="http://schemas.openxmlformats.org/officeDocument/2006/relationships/image" Target="media/image1.png"/>
</Relationships>
</file>

<file path=customXml/item1.xml><?xml version="1.0" encoding="utf-8"?>
<root>x</root>
</file>

<file path=docProps/app.xml><?xml version="1.0" encoding="utf-8"?>
<Properties xmlns="http://schemas.openxmlformats.org/officeDocument/2006/extended-properties" xmlns:vt="http://schemas.openxmlformats.org/officeDocument/2006/docPropsVTypes">
  <Application>BURAN_TEST_APP_DO_NOT_LEAK</Application>
  <AppVersion>16.0000</AppVersion>
  <Company>BURAN_TEST_COMPANY_DO_NOT_LEAK</Company>
  <Manager>BURAN_TEST_MANAGER_DO_NOT_LEAK</Manager>
  <Template>BURAN_TEST_TEMPLATE_DO_NOT_LEAK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BURAN_TEST_TITLE_DO_NOT_LEAK</dc:title>
  <dc:subject>BURAN_TEST_SUBJECT_DO_NOT_LEAK</dc:subject>
  <dc:creator>BURAN_TEST_AUTHOR_DO_NOT_LEAK</dc:creator>
  <cp:keywords>BURAN_TEST_KEYWORDS_DO_NOT_LEAK</cp:keywords>
  <dc:description>desc BURAN_TEST_AUTHOR_DO_NOT_LEAK</dc:description>
  <cp:lastModifiedBy>BURAN_TEST_LASTMODBY_DO_NOT_LEAK</cp:lastModifiedBy>
  <cp:revision>7</cp:revision>
  <dcterms:created xsi:type="dcterms:W3CDTF">2021-06-15T13:30:00Z</dcterms:created>
  <dcterms:modified xsi:type="dcterms:W3CDTF">2022-07-16T14:31:00Z</dcterms:modified>
  <cp:category>SecretCategory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retField">
    <vt:lpwstr>BURAN_TEST_CUSTOMPROP_DO_NOT_LEAK</vt:lpwstr>
  </property>
</Properties>
</file>